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The price is </w:t>
      </w:r>
      <w:del w:id="1" w:author="Secret Editor" w:date="2026-01-01T00:00:00Z">
        <w:r>
          <w:delText>ten</w:delText>
        </w:r>
      </w:del>
      <w:ins w:id="2" w:author="Secret Editor" w:date="2026-01-01T00:00:00Z">
        <w:r>
          <w:t>twelve</w:t>
        </w:r>
      </w:ins>
      <w:r>
        <w:t xml:space="preserve"> dollars for ACME Cor</w:t>
      </w:r>
      <w:r>
        <w:rPr>
          <w:b/>
        </w:rPr>
        <w:t>p.</w:t>
      </w:r>
    </w:p>
    <w:p>
      <w:r>
        <w:rPr>
          <w:vanish/>
        </w:rPr>
        <w:t>hidden note</w:t>
      </w:r>
      <w:r>
        <w:rPr>
          <w:highlight w:val="yellow"/>
        </w:rPr>
        <w:t>Contact ACME Corp today.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creator>Secret Author</dc:creator>
  <cp:lastModifiedBy>Secret Editor</cp:lastModifiedBy>
</cp:coreProperties>
</file>